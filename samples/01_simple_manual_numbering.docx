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ms-office.vbaProject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ДОГОВОР ПОСТАВКИ № 17/2026</w:t>
      </w:r>
    </w:p>
    <w:p>
      <w:r>
        <w:t xml:space="preserve">г. Москва                                        01 июля 2026 г.</w:t>
      </w:r>
    </w:p>
    <w:p>
      <w:r>
        <w:t xml:space="preserve">ООО "Ромашка", в лице генерального директора Иванова И.И., действующего на основании Устава, именуемое в дальнейшем "Поставщик", с одной стороны, и ООО "Василёк", в лице директора Петрова П.П., действующего на основании Устава, именуемое в дальнейшем "Покупатель", с другой стороны, заключили настоящий Договор о нижеследующем.</w:t>
      </w:r>
    </w:p>
    <w:p>
      <w:r>
        <w:t xml:space="preserve">1. Предмет договора</w:t>
      </w:r>
    </w:p>
    <w:p>
      <w:r>
        <w:t xml:space="preserve">1.1. Поставщик обязуется поставить Покупателю товар </w:t>
      </w:r>
      <w:ins w:id="1001" w:author="Юрист контрагента" w:date="2026-07-01T10:00:00Z">
        <w:r>
          <w:t xml:space="preserve">надлежащего качества </w:t>
        </w:r>
      </w:ins>
      <w:r>
        <w:t xml:space="preserve">в количестве и ассортименте согласно спецификации.</w:t>
      </w:r>
    </w:p>
    <w:p>
      <w:r>
        <w:t xml:space="preserve">1.2. Право собственности на товар переходит к Покупателю с момента подписания накладной.</w:t>
      </w:r>
    </w:p>
    <w:p>
      <w:r>
        <w:t xml:space="preserve">2. Цена и порядок расчётов</w:t>
      </w:r>
    </w:p>
    <w:p>
      <w:r>
        <w:t xml:space="preserve">2.1. Оплата производится в течение </w:t>
      </w:r>
      <w:del w:id="1002" w:author="Юрист контрагента" w:date="2026-07-01T10:00:00Z">
        <w:r>
          <w:delText xml:space="preserve">30 (тридцати)</w:delText>
        </w:r>
      </w:del>
      <w:ins w:id="1003" w:author="Юрист контрагента" w:date="2026-07-01T10:00:00Z">
        <w:r>
          <w:t xml:space="preserve">10 (десяти)</w:t>
        </w:r>
      </w:ins>
      <w:r>
        <w:t xml:space="preserve"> банковских дней с момента поставки.</w:t>
      </w:r>
    </w:p>
    <w:p>
      <w:r>
        <w:t xml:space="preserve">2.2. Цена товара включает НДС 20%.</w:t>
      </w:r>
    </w:p>
    <w:p>
      <w:r>
        <w:t xml:space="preserve">3. Ответственность сторон</w:t>
      </w:r>
    </w:p>
    <w:p>
      <w:r>
        <w:t xml:space="preserve">3.1. За просрочку поставки Поставщик уплачивает пеню в размере </w:t>
      </w:r>
      <w:del w:id="1004" w:author="Юрист контрагента" w:date="2026-07-01T10:00:00Z">
        <w:r>
          <w:delText xml:space="preserve">0,1%</w:delText>
        </w:r>
      </w:del>
      <w:ins w:id="1005" w:author="Юрист контрагента" w:date="2026-07-01T10:00:00Z">
        <w:r>
          <w:t xml:space="preserve">0,05%</w:t>
        </w:r>
      </w:ins>
      <w:r>
        <w:t xml:space="preserve"> от стоимости непоставленного товара за каждый день просрочки.</w:t>
      </w:r>
    </w:p>
    <w:p>
      <w:r>
        <w:t xml:space="preserve">Реквизиты сторон</w:t>
      </w:r>
    </w:p>
    <w:p>
      <w:r>
        <w:t xml:space="preserve">Поставщик: ООО "Ромашка", ИНН 7701234567, р/с 40702810000000000001</w:t>
      </w:r>
    </w:p>
    <w:p>
      <w:r>
        <w:t xml:space="preserve">Покупатель: ООО "Василёк", ИНН 7707654321, р/с 40702810000000000002</w:t>
      </w:r>
    </w:p>
    <w:sectPr>
      <w:pgSz w:w="11906" w:h="16838"/>
    </w:sectPr>
  </w:body>
</w:document>
</file>

<file path=word/_rels/document.xml.rels><?xml version="1.0" encoding="UTF-8" standalone="yes"?><Relationships xmlns="http://schemas.openxmlformats.org/package/2006/relationships"></Relationships>
</file>