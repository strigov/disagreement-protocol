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АРЕНДЫ НЕЖИЛОГО ПОМЕЩЕНИЯ № 8/АР</w:t>
      </w:r>
    </w:p>
    <w:p>
      <w:r>
        <w:t xml:space="preserve">Общество с ограниченной ответственностью «Гамма», в лице генерального директора Смирнова А.В., действующего на основании Устава, именуемое в дальнейшем «Арендодатель», с одной стороны, и Акционерное общество «Дельта», в лице коммерческого директора Волкова В.В., именуемое в дальнейшем «Арендатор», с другой стороны, заключили настоящий Договор о нижеследующем.</w:t>
      </w:r>
    </w:p>
    <w:p>
      <w:pPr>
        <w:pStyle w:val="ContractHeadingBold"/>
      </w:pPr>
      <w:r>
        <w:t xml:space="preserve">ПРЕДМЕТ ДОГОВОРА</w:t>
      </w:r>
    </w:p>
    <w:p>
      <w:pPr>
        <w:numPr>
          <w:ilvl w:val="1"/>
          <w:numId w:val="1"/>
        </w:numPr>
      </w:pPr>
      <w:r>
        <w:t xml:space="preserve">Арендодатель передаёт, а Арендатор принимает во временное владение и пользование нежилое помещение общей площадью </w:t>
      </w:r>
      <w:del w:id="1013" w:author="Юрист контрагента" w:date="2026-07-01T10:00:00Z">
        <w:r>
          <w:delText xml:space="preserve">150 кв. м</w:delText>
        </w:r>
      </w:del>
      <w:ins w:id="1014" w:author="Юрист контрагента" w:date="2026-07-01T10:00:00Z">
        <w:r>
          <w:t xml:space="preserve">175 кв. м</w:t>
        </w:r>
      </w:ins>
      <w:r>
        <w:t xml:space="preserve">, расположенное по адресу: г. Москва, ул. Ленина, д. 1.</w:t>
      </w:r>
    </w:p>
    <w:p>
      <w:pPr>
        <w:numPr>
          <w:ilvl w:val="1"/>
          <w:numId w:val="1"/>
        </w:numPr>
      </w:pPr>
      <w:r>
        <w:t xml:space="preserve">Помещение передаётся </w:t>
      </w:r>
      <w:r>
        <w:rPr>
          <w:b/>
          <w:rPrChange w:id="1015" w:author="Юрист контрагента" w:date="2026-07-01T10:00:00Z">
            <w:rPr/>
          </w:rPrChange>
        </w:rPr>
        <w:t xml:space="preserve">в состоянии, пригодном для использования по назначению</w:t>
      </w:r>
      <w:r>
        <w:t xml:space="preserve">.</w:t>
      </w:r>
    </w:p>
    <w:p>
      <w:pPr>
        <w:numPr>
          <w:ilvl w:val="1"/>
          <w:numId w:val="1"/>
        </w:numPr>
      </w:pPr>
      <w:r>
        <w:t xml:space="preserve">Срок аренды составляет </w:t>
      </w:r>
      <w:del w:id="1016" w:author="Юрист арендатора" w:date="2026-07-01T10:00:00Z">
        <w:ins w:id="1017" w:author="Юрист арендодателя" w:date="2026-07-01T10:00:00Z">
          <w:r>
            <w:delText xml:space="preserve">11 (одиннадцать) месяцев</w:delText>
          </w:r>
        </w:ins>
      </w:del>
      <w:ins w:id="1018" w:author="Юрист контрагента" w:date="2026-07-01T10:00:00Z">
        <w:r>
          <w:t xml:space="preserve">3 (три) года с правом пролонгации</w:t>
        </w:r>
      </w:ins>
      <w:r>
        <w:t xml:space="preserve">.</w:t>
      </w:r>
    </w:p>
    <w:p>
      <w:pPr>
        <w:pStyle w:val="ContractHeading"/>
      </w:pPr>
      <w:r>
        <w:t xml:space="preserve">АРЕНДНАЯ ПЛАТА</w:t>
      </w:r>
    </w:p>
    <w:p>
      <w:pPr>
        <w:numPr>
          <w:ilvl w:val="1"/>
          <w:numId w:val="1"/>
        </w:numPr>
      </w:pPr>
      <w:r>
        <w:t xml:space="preserve">Размер арендной платы указан в таблице: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Период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Ставка, руб./кв. м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Итого, руб.</w:t>
            </w:r>
          </w:p>
        </w:tc>
      </w:tr>
      <w:tr>
        <w:tc>
          <w:tcPr>
            <w:tcW w:w="3000" w:type="dxa"/>
          </w:tcPr>
          <w:p>
            <w:r>
              <w:t xml:space="preserve">2026 год</w:t>
            </w:r>
          </w:p>
        </w:tc>
        <w:tc>
          <w:tcPr>
            <w:tcW w:w="3000" w:type="dxa"/>
          </w:tcPr>
          <w:p>
            <w:del w:id="1019" w:author="Юрист контрагента" w:date="2026-07-01T10:00:00Z">
              <w:r>
                <w:delText xml:space="preserve">1 200</w:delText>
              </w:r>
            </w:del>
            <w:ins w:id="1020" w:author="Юрист контрагента" w:date="2026-07-01T10:00:00Z">
              <w:r>
                <w:t xml:space="preserve">1 100</w:t>
              </w:r>
            </w:ins>
          </w:p>
        </w:tc>
        <w:tc>
          <w:tcPr>
            <w:tcW w:w="3000" w:type="dxa"/>
          </w:tcPr>
          <w:p>
            <w:r>
              <w:t xml:space="preserve">192 500</w:t>
            </w:r>
          </w:p>
        </w:tc>
      </w:tr>
      <w:tr>
        <w:tc>
          <w:tcPr>
            <w:tcW w:w="3000" w:type="dxa"/>
          </w:tcPr>
          <w:p>
            <w:r>
              <w:t xml:space="preserve">2027 год</w:t>
            </w:r>
          </w:p>
        </w:tc>
        <w:tc>
          <w:tcPr>
            <w:tcW w:w="3000" w:type="dxa"/>
          </w:tcPr>
          <w:p>
            <w:r>
              <w:t xml:space="preserve">1 300</w:t>
            </w:r>
          </w:p>
        </w:tc>
        <w:tc>
          <w:tcPr>
            <w:tcW w:w="3000" w:type="dxa"/>
          </w:tcPr>
          <w:p>
            <w:r>
              <w:t xml:space="preserve">227 500</w:t>
            </w:r>
          </w:p>
        </w:tc>
      </w:tr>
    </w:tbl>
    <w:p>
      <w:pPr>
        <w:numPr>
          <w:ilvl w:val="2"/>
          <w:numId w:val="1"/>
        </w:numPr>
      </w:pPr>
      <w:r>
        <w:t xml:space="preserve">Арендная плата перечисляется не позднее 5-го числа каждого месяца.</w:t>
      </w:r>
    </w:p>
    <w:p>
      <w:pPr>
        <w:pStyle w:val="ContractHeading"/>
      </w:pPr>
      <w:r>
        <w:t xml:space="preserve">ПРОЧИЕ УСЛОВИЯ</w:t>
      </w:r>
    </w:p>
    <w:sdt>
      <w:sdtPr/>
      <w:sdtContent>
        <w:p>
          <w:r>
            <w:t xml:space="preserve">Настоящий Договор составлен в двух экземплярах, имеющих равную юридическую силу.</w:t>
          </w:r>
        </w:p>
      </w:sdtContent>
    </w:sdt>
    <w:p>
      <w:pPr>
        <w:numPr>
          <w:ilvl w:val="1"/>
          <w:numId w:val="1"/>
        </w:numPr>
        <w:rPr>
          <w:ins w:id="1022" w:author="Юрист контрагента" w:date="2026-07-01T10:00:00Z"/>
        </w:rPr>
      </w:pPr>
      <w:ins w:id="1021" w:author="Юрист контрагента" w:date="2026-07-01T10:00:00Z">
        <w:r>
          <w:t xml:space="preserve">Все споры по настоящему Договору подлежат рассмотрению в Арбитражном суде города Москвы.</w:t>
        </w:r>
      </w:ins>
    </w:p>
    <w:p>
      <w:r>
        <w:t xml:space="preserve">Приложение № 1</w:t>
      </w:r>
    </w:p>
    <w:p>
      <w:pPr>
        <w:numPr>
          <w:ilvl w:val="0"/>
          <w:numId w:val="2"/>
        </w:numPr>
      </w:pPr>
      <w:r>
        <w:t xml:space="preserve">Перечень передаваемого оборудования</w:t>
      </w:r>
    </w:p>
    <w:p>
      <w:pPr>
        <w:numPr>
          <w:ilvl w:val="1"/>
          <w:numId w:val="2"/>
        </w:numPr>
      </w:pPr>
      <w:r>
        <w:t xml:space="preserve">Кондиционер настенный — </w:t>
      </w:r>
      <w:del w:id="1023" w:author="Юрист контрагента" w:date="2026-07-01T10:00:00Z">
        <w:r>
          <w:delText xml:space="preserve">2 шт.</w:delText>
        </w:r>
      </w:del>
      <w:ins w:id="1024" w:author="Юрист контрагента" w:date="2026-07-01T10:00:00Z">
        <w:r>
          <w:t xml:space="preserve">4 шт.</w:t>
        </w:r>
      </w:ins>
    </w:p>
    <w:p>
      <w:pPr>
        <w:numPr>
          <w:ilvl w:val="1"/>
          <w:numId w:val="2"/>
        </w:numPr>
      </w:pPr>
      <w:r>
        <w:t xml:space="preserve">Стеллаж металлический — 6 шт.</w:t>
      </w:r>
    </w:p>
    <w:p>
      <w:r>
        <w:t xml:space="preserve">Реквизиты сторон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Арендодатель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Арендатор</w:t>
            </w:r>
          </w:p>
        </w:tc>
      </w:tr>
      <w:tr>
        <w:tc>
          <w:tcPr>
            <w:tcW w:w="3000" w:type="dxa"/>
          </w:tcPr>
          <w:p>
            <w:r>
              <w:t xml:space="preserve">ООО «Гамма»
ИНН 7701111111</w:t>
            </w:r>
          </w:p>
        </w:tc>
        <w:tc>
          <w:tcPr>
            <w:tcW w:w="3000" w:type="dxa"/>
          </w:tcPr>
          <w:p>
            <w:r>
              <w:t xml:space="preserve">АО «Дельта»
ИНН 7702222222</w:t>
            </w:r>
          </w:p>
        </w:tc>
      </w:tr>
    </w:tbl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."/>
    </w:lvl>
  </w:abstractNum>
  <w:abstractNum w:abstractNumId="2">
    <w:lvl w:ilvl="0">
      <w:start w:val="1"/>
      <w:numFmt w:val="upperRoman"/>
      <w:lvlText w:val="Статья %1."/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ContractHeading">
    <w:name w:val="Contract Heading"/>
    <w:basedOn w:val="Normal"/>
    <w:pPr>
      <w:numPr>
        <w:ilvl w:val="0"/>
        <w:numId w:val="3"/>
      </w:numPr>
    </w:pPr>
    <w:rPr>
      <w:b/>
    </w:rPr>
  </w:style>
  <w:style w:type="paragraph" w:styleId="ContractHeadingBold">
    <w:name w:val="Contract Heading Bold"/>
    <w:basedOn w:val="ContractHeading"/>
    <w:rPr>
      <w:b/>
      <w:caps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numbering" Target="numbering.xml"/><Relationship Id="rId11" Type="http://schemas.openxmlformats.org/officeDocument/2006/relationships/styles" Target="styles.xml"/></Relationships>
</file>