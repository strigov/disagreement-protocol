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ms-office.vbaProjec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ДОГОВОР ОКАЗАНИЯ УСЛУГ № 42</w:t>
      </w:r>
    </w:p>
    <w:p>
      <w:r>
        <w:t xml:space="preserve">ООО "Альфа", именуемое в дальнейшем "Заказчик", в лице директора Сидорова С.С., и ООО "Бета", именуемое в дальнейшем "Исполнитель", в лице директора Кузнецова К.К., заключили настоящий Договор о нижеследующем.</w:t>
      </w:r>
    </w:p>
    <w:p>
      <w:pPr>
        <w:numPr>
          <w:ilvl w:val="0"/>
          <w:numId w:val="1"/>
        </w:numPr>
      </w:pPr>
      <w:r>
        <w:t xml:space="preserve">Предмет договора</w:t>
      </w:r>
    </w:p>
    <w:p>
      <w:pPr>
        <w:numPr>
          <w:ilvl w:val="1"/>
          <w:numId w:val="1"/>
        </w:numPr>
      </w:pPr>
      <w:r>
        <w:t xml:space="preserve">Исполнитель обязуется оказать услуги по разработке программного обеспечения </w:t>
      </w:r>
      <w:ins w:id="1006" w:author="Юрист контрагента" w:date="2026-07-01T10:00:00Z">
        <w:r>
          <w:t xml:space="preserve">в соответствии с техническим заданием (Приложение № 1) </w:t>
        </w:r>
      </w:ins>
    </w:p>
    <w:p>
      <w:pPr>
        <w:numPr>
          <w:ilvl w:val="1"/>
          <w:numId w:val="1"/>
        </w:numPr>
      </w:pPr>
      <w:r>
        <w:t xml:space="preserve">Заказчик обязуется принять и оплатить оказанные услуги.</w:t>
      </w:r>
    </w:p>
    <w:p>
      <w:pPr>
        <w:numPr>
          <w:ilvl w:val="1"/>
          <w:numId w:val="1"/>
        </w:numPr>
        <w:rPr>
          <w:ins w:id="1008" w:author="Юрист контрагента" w:date="2026-07-01T10:00:00Z"/>
        </w:rPr>
      </w:pPr>
      <w:ins w:id="1007" w:author="Юрист контрагента" w:date="2026-07-01T10:00:00Z">
        <w:r>
          <w:t xml:space="preserve">Исполнитель вправе привлекать соисполнителей с письменного согласия Заказчика.</w:t>
        </w:r>
      </w:ins>
    </w:p>
    <w:p>
      <w:pPr>
        <w:numPr>
          <w:ilvl w:val="0"/>
          <w:numId w:val="1"/>
        </w:numPr>
      </w:pPr>
      <w:r>
        <w:t xml:space="preserve">Стоимость услуг и порядок расчётов</w:t>
      </w:r>
    </w:p>
    <w:p>
      <w:pPr>
        <w:numPr>
          <w:ilvl w:val="1"/>
          <w:numId w:val="1"/>
        </w:numPr>
      </w:pPr>
      <w:r>
        <w:t xml:space="preserve">Стоимость услуг составляет </w:t>
      </w:r>
      <w:del w:id="1009" w:author="Юрист контрагента" w:date="2026-07-01T10:00:00Z">
        <w:r>
          <w:delText xml:space="preserve">1 000 000 (один миллион) рублей</w:delText>
        </w:r>
      </w:del>
      <w:ins w:id="1010" w:author="Юрист контрагента" w:date="2026-07-01T10:00:00Z">
        <w:r>
          <w:t xml:space="preserve">850 000 (восемьсот пятьдесят тысяч) рублей</w:t>
        </w:r>
      </w:ins>
      <w:r>
        <w:t xml:space="preserve">, НДС не облагается.</w:t>
      </w:r>
    </w:p>
    <w:p>
      <w:pPr>
        <w:numPr>
          <w:ilvl w:val="1"/>
          <w:numId w:val="1"/>
        </w:numPr>
        <w:rPr>
          <w:del w:id="1012" w:author="Юрист контрагента" w:date="2026-07-01T10:00:00Z"/>
        </w:rPr>
      </w:pPr>
      <w:del w:id="1011" w:author="Юрист контрагента" w:date="2026-07-01T10:00:00Z">
        <w:r>
          <w:delText xml:space="preserve">Заказчик перечисляет аванс в размере 50% от стоимости услуг.</w:delText>
        </w:r>
      </w:del>
    </w:p>
    <w:p>
      <w:pPr>
        <w:numPr>
          <w:ilvl w:val="1"/>
          <w:numId w:val="1"/>
        </w:numPr>
      </w:pPr>
      <w:r>
        <w:t xml:space="preserve">Окончательный расчёт производится по факту подписания акта.</w:t>
      </w:r>
    </w:p>
    <w:p>
      <w:pPr>
        <w:numPr>
          <w:ilvl w:val="0"/>
          <w:numId w:val="1"/>
        </w:numPr>
      </w:pPr>
      <w:r>
        <w:t xml:space="preserve">Сроки оказания услуг</w:t>
      </w:r>
    </w:p>
    <w:p>
      <w:pPr>
        <w:numPr>
          <w:ilvl w:val="1"/>
          <w:numId w:val="1"/>
        </w:numPr>
      </w:pPr>
      <w:r>
        <w:t xml:space="preserve">Услуги оказываются в сроки, указанные в таблице ниже.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Этап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Срок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Стоимость</w:t>
            </w:r>
          </w:p>
        </w:tc>
      </w:tr>
      <w:tr>
        <w:tc>
          <w:tcPr>
            <w:tcW w:w="3000" w:type="dxa"/>
          </w:tcPr>
          <w:p>
            <w:r>
              <w:t xml:space="preserve">Проектирование</w:t>
            </w:r>
          </w:p>
        </w:tc>
        <w:tc>
          <w:tcPr>
            <w:tcW w:w="3000" w:type="dxa"/>
          </w:tcPr>
          <w:p>
            <w:r>
              <w:t xml:space="preserve">15 рабочих дней</w:t>
            </w:r>
          </w:p>
        </w:tc>
        <w:tc>
          <w:tcPr>
            <w:tcW w:w="3000" w:type="dxa"/>
          </w:tcPr>
          <w:p>
            <w:r>
              <w:t xml:space="preserve">200 000 руб.</w:t>
            </w:r>
          </w:p>
        </w:tc>
      </w:tr>
      <w:tr>
        <w:tc>
          <w:tcPr>
            <w:tcW w:w="3000" w:type="dxa"/>
          </w:tcPr>
          <w:p>
            <w:r>
              <w:t xml:space="preserve">Разработка</w:t>
            </w:r>
          </w:p>
        </w:tc>
        <w:tc>
          <w:tcPr>
            <w:tcW w:w="3000" w:type="dxa"/>
          </w:tcPr>
          <w:p>
            <w:r>
              <w:t xml:space="preserve">40 рабочих дней</w:t>
            </w:r>
          </w:p>
        </w:tc>
        <w:tc>
          <w:tcPr>
            <w:tcW w:w="3000" w:type="dxa"/>
          </w:tcPr>
          <w:p>
            <w:r>
              <w:t xml:space="preserve">500 000 руб.</w:t>
            </w:r>
          </w:p>
        </w:tc>
      </w:tr>
      <w:tr>
        <w:tc>
          <w:tcPr>
            <w:tcW w:w="3000" w:type="dxa"/>
          </w:tcPr>
          <w:p>
            <w:r>
              <w:t xml:space="preserve">Тестирование</w:t>
            </w:r>
          </w:p>
        </w:tc>
        <w:tc>
          <w:tcPr>
            <w:tcW w:w="3000" w:type="dxa"/>
          </w:tcPr>
          <w:p>
            <w:r>
              <w:t xml:space="preserve">10 рабочих дней</w:t>
            </w:r>
          </w:p>
        </w:tc>
        <w:tc>
          <w:tcPr>
            <w:tcW w:w="3000" w:type="dxa"/>
          </w:tcPr>
          <w:p>
            <w:r>
              <w:t xml:space="preserve">150 000 руб.</w:t>
            </w:r>
          </w:p>
        </w:tc>
      </w:tr>
    </w:tbl>
    <w:p>
      <w:r>
        <w:t xml:space="preserve">Реквизиты сторон</w:t>
      </w:r>
    </w:p>
    <w:p>
      <w:r>
        <w:t xml:space="preserve">Заказчик: ООО "Альфа", ИНН 7712345678</w:t>
      </w:r>
    </w:p>
    <w:p>
      <w:r>
        <w:t xml:space="preserve">Исполнитель: ООО "Бета", ИНН 7787654321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decimal"/>
      <w:lvlText w:val="%1.%2."/>
    </w:lvl>
    <w:lvl w:ilvl="2">
      <w:start w:val="1"/>
      <w:numFmt w:val="decimal"/>
      <w:lvlText w:val="%1.%2.%3."/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numbering" Target="numbering.xml"/></Relationships>
</file>