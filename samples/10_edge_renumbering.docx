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ДОГОВОР ПОСТАВКИ № 99</w:t>
      </w:r>
    </w:p>
    <w:p>
      <w:r>
        <w:t xml:space="preserve">ООО "Каппа", именуемое в дальнейшем "Поставщик", и ООО "Лямбда", именуемое в дальнейшем "Покупатель", заключили настоящий Договор.</w:t>
      </w:r>
    </w:p>
    <w:p>
      <w:pPr>
        <w:numPr>
          <w:ilvl w:val="0"/>
          <w:numId w:val="1"/>
        </w:numPr>
      </w:pPr>
      <w:r>
        <w:t xml:space="preserve">Предмет договора</w:t>
      </w:r>
    </w:p>
    <w:p>
      <w:pPr>
        <w:numPr>
          <w:ilvl w:val="1"/>
          <w:numId w:val="1"/>
        </w:numPr>
      </w:pPr>
      <w:r>
        <w:t xml:space="preserve">Поставщик поставляет товар по заявкам Покупателя.</w:t>
      </w:r>
    </w:p>
    <w:p>
      <w:pPr>
        <w:numPr>
          <w:ilvl w:val="1"/>
          <w:numId w:val="1"/>
        </w:numPr>
        <w:rPr>
          <w:ins w:id="1027" w:author="Юрист контрагента" w:date="2026-07-01T10:00:00Z"/>
        </w:rPr>
      </w:pPr>
      <w:ins w:id="1026" w:author="Юрист контрагента" w:date="2026-07-01T10:00:00Z">
        <w:r>
          <w:t xml:space="preserve">Заявка направляется в электронном виде и подтверждается Поставщиком.</w:t>
        </w:r>
      </w:ins>
    </w:p>
    <w:p>
      <w:pPr>
        <w:numPr>
          <w:ilvl w:val="1"/>
          <w:numId w:val="1"/>
        </w:numPr>
      </w:pPr>
      <w:r>
        <w:t xml:space="preserve">Срок поставки — </w:t>
      </w:r>
      <w:del w:id="1028" w:author="Юрист контрагента" w:date="2026-07-01T10:00:00Z">
        <w:r>
          <w:delText xml:space="preserve">14</w:delText>
        </w:r>
      </w:del>
      <w:ins w:id="1029" w:author="Юрист контрагента" w:date="2026-07-01T10:00:00Z">
        <w:r>
          <w:t xml:space="preserve">7</w:t>
        </w:r>
      </w:ins>
      <w:r>
        <w:t xml:space="preserve"> календарных дней.</w:t>
      </w:r>
    </w:p>
    <w:p>
      <w:pPr>
        <w:numPr>
          <w:ilvl w:val="1"/>
          <w:numId w:val="1"/>
        </w:numPr>
      </w:pPr>
      <w:r>
        <w:t xml:space="preserve">Приёмка товара осуществляется по количеству и качеству.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."/>
    </w:lvl>
    <w:lvl w:ilvl="2">
      <w:start w:val="1"/>
      <w:numFmt w:val="decimal"/>
      <w:lvlText w:val="%1.%2.%3.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numbering" Target="numbering.xml"/></Relationships>
</file>