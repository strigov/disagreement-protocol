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ПОДРЯДА № 5</w:t>
      </w:r>
    </w:p>
    <!-- сгенерировано конвертером -->
    <w:p>
      <w:r>
        <w:t xml:space="preserve">ООО "Тета", именуемое в дальнейшем "Заказчик", и ООО "Йота", именуемое в дальнейшем "Подрядчик", заключили настоящий Договор.</w:t>
      </w:r>
    </w:p>
    <w:p>
      <w:r>
        <w:t xml:space="preserve">1. Подрядчик выполняет работы </w:t>
      </w:r>
      <w:ins w:id="1025" w:author="Юрист контрагента" w:date="2026-07-01T10:00:00Z">
        <w:r>
          <w:t xml:space="preserve">в срок до 31.12.2026</w:t>
        </w:r>
      </w:ins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